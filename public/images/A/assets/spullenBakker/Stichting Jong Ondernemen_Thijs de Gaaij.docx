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609D" w:rsidRDefault="00CC609D" w:rsidP="00533355">
      <w:pPr>
        <w:spacing w:after="0" w:line="240" w:lineRule="auto"/>
        <w:rPr>
          <w:rFonts w:eastAsia="Times New Roman" w:cstheme="minorHAnsi"/>
          <w:b/>
          <w:bCs/>
          <w:lang w:eastAsia="nl-NL"/>
        </w:rPr>
      </w:pPr>
      <w:r>
        <w:rPr>
          <w:rFonts w:eastAsia="Times New Roman" w:cstheme="minorHAnsi"/>
          <w:b/>
          <w:bCs/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26DB9673" wp14:editId="51277857">
            <wp:simplePos x="0" y="0"/>
            <wp:positionH relativeFrom="column">
              <wp:posOffset>-642620</wp:posOffset>
            </wp:positionH>
            <wp:positionV relativeFrom="paragraph">
              <wp:posOffset>-474980</wp:posOffset>
            </wp:positionV>
            <wp:extent cx="2762250" cy="769620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609D" w:rsidRDefault="00CC609D" w:rsidP="00533355">
      <w:pPr>
        <w:spacing w:after="0" w:line="240" w:lineRule="auto"/>
        <w:rPr>
          <w:rFonts w:eastAsia="Times New Roman" w:cstheme="minorHAnsi"/>
          <w:b/>
          <w:bCs/>
          <w:lang w:eastAsia="nl-NL"/>
        </w:rPr>
      </w:pPr>
    </w:p>
    <w:p w:rsidR="00CC609D" w:rsidRDefault="00CC609D" w:rsidP="00533355">
      <w:pPr>
        <w:spacing w:after="0" w:line="240" w:lineRule="auto"/>
        <w:rPr>
          <w:rFonts w:eastAsia="Times New Roman" w:cstheme="minorHAnsi"/>
          <w:b/>
          <w:bCs/>
          <w:lang w:eastAsia="nl-NL"/>
        </w:rPr>
      </w:pPr>
    </w:p>
    <w:p w:rsidR="00CC609D" w:rsidRDefault="00CC609D" w:rsidP="00533355">
      <w:pPr>
        <w:spacing w:after="0" w:line="240" w:lineRule="auto"/>
        <w:rPr>
          <w:rFonts w:eastAsia="Times New Roman" w:cstheme="minorHAnsi"/>
          <w:b/>
          <w:bCs/>
          <w:lang w:eastAsia="nl-NL"/>
        </w:rPr>
      </w:pPr>
    </w:p>
    <w:p w:rsidR="00533355" w:rsidRP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  <w:r w:rsidRPr="00533355">
        <w:rPr>
          <w:rFonts w:eastAsia="Times New Roman" w:cstheme="minorHAnsi"/>
          <w:b/>
          <w:bCs/>
          <w:lang w:eastAsia="nl-NL"/>
        </w:rPr>
        <w:t>Stichting Jong Ondernemen</w:t>
      </w:r>
    </w:p>
    <w:p w:rsidR="00533355" w:rsidRPr="00533355" w:rsidRDefault="00CC609D" w:rsidP="00533355">
      <w:pPr>
        <w:spacing w:after="0" w:line="240" w:lineRule="auto"/>
        <w:rPr>
          <w:rFonts w:eastAsia="Times New Roman" w:cstheme="minorHAnsi"/>
          <w:lang w:eastAsia="nl-NL"/>
        </w:rPr>
      </w:pPr>
      <w:r>
        <w:rPr>
          <w:rFonts w:eastAsia="Times New Roman" w:cstheme="minorHAnsi"/>
          <w:lang w:eastAsia="nl-NL"/>
        </w:rPr>
        <w:br/>
      </w:r>
      <w:r w:rsidR="00533355" w:rsidRPr="00533355">
        <w:rPr>
          <w:rFonts w:eastAsia="Times New Roman" w:cstheme="minorHAnsi"/>
          <w:lang w:eastAsia="nl-NL"/>
        </w:rPr>
        <w:t>ONDERNEMERSCHAP</w:t>
      </w:r>
    </w:p>
    <w:p w:rsidR="00533355" w:rsidRDefault="003A208F" w:rsidP="00533355">
      <w:pPr>
        <w:spacing w:after="0" w:line="240" w:lineRule="auto"/>
        <w:rPr>
          <w:rFonts w:eastAsia="Times New Roman" w:cstheme="minorHAnsi"/>
          <w:noProof/>
          <w:lang w:eastAsia="nl-NL"/>
        </w:rPr>
      </w:pPr>
      <w:r>
        <w:rPr>
          <w:rFonts w:eastAsia="Times New Roman" w:cstheme="minorHAnsi"/>
          <w:noProof/>
          <w:lang w:eastAsia="nl-NL"/>
        </w:rPr>
        <w:drawing>
          <wp:anchor distT="0" distB="0" distL="114300" distR="114300" simplePos="0" relativeHeight="251658240" behindDoc="1" locked="0" layoutInCell="1" allowOverlap="1" wp14:anchorId="32C6A626" wp14:editId="09E0D574">
            <wp:simplePos x="0" y="0"/>
            <wp:positionH relativeFrom="column">
              <wp:posOffset>-899795</wp:posOffset>
            </wp:positionH>
            <wp:positionV relativeFrom="paragraph">
              <wp:posOffset>80010</wp:posOffset>
            </wp:positionV>
            <wp:extent cx="7600950" cy="4512945"/>
            <wp:effectExtent l="0" t="0" r="0" b="1905"/>
            <wp:wrapThrough wrapText="bothSides">
              <wp:wrapPolygon edited="0">
                <wp:start x="0" y="2188"/>
                <wp:lineTo x="0" y="21518"/>
                <wp:lineTo x="21546" y="21518"/>
                <wp:lineTo x="21546" y="2188"/>
                <wp:lineTo x="0" y="2188"/>
              </wp:wrapPolygon>
            </wp:wrapThrough>
            <wp:docPr id="4" name="Afbeelding 4" descr="P:\Foto's\VMBO finale 2013\VMBO finale klein\VMBO-finale2013JO-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:\Foto's\VMBO finale 2013\VMBO finale klein\VMBO-finale2013JO-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900" b="20574"/>
                    <a:stretch/>
                  </pic:blipFill>
                  <pic:spPr bwMode="auto">
                    <a:xfrm>
                      <a:off x="0" y="0"/>
                      <a:ext cx="760095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355" w:rsidRPr="00533355">
        <w:rPr>
          <w:rFonts w:eastAsia="Times New Roman" w:cstheme="minorHAnsi"/>
          <w:lang w:eastAsia="nl-NL"/>
        </w:rPr>
        <w:t>Ondernemerschap en de economische vakken, ze verhouden zich als zelf een avontuur meemaken tot een gedegen verhaal.</w:t>
      </w:r>
    </w:p>
    <w:p w:rsidR="003A208F" w:rsidRDefault="003A208F" w:rsidP="00533355">
      <w:pPr>
        <w:spacing w:after="0" w:line="240" w:lineRule="auto"/>
        <w:rPr>
          <w:rFonts w:eastAsia="Times New Roman" w:cstheme="minorHAnsi"/>
          <w:noProof/>
          <w:lang w:eastAsia="nl-NL"/>
        </w:rPr>
      </w:pPr>
    </w:p>
    <w:p w:rsidR="003A208F" w:rsidRDefault="009156C8" w:rsidP="00533355">
      <w:pPr>
        <w:spacing w:after="0" w:line="240" w:lineRule="auto"/>
        <w:rPr>
          <w:ins w:id="0" w:author="t" w:date="2013-10-31T11:20:00Z"/>
          <w:rFonts w:eastAsia="Times New Roman" w:cstheme="minorHAnsi"/>
          <w:noProof/>
          <w:lang w:eastAsia="nl-NL"/>
        </w:rPr>
      </w:pPr>
      <w:ins w:id="1" w:author="t" w:date="2013-10-31T11:20:00Z">
        <w:r>
          <w:rPr>
            <w:rFonts w:eastAsia="Times New Roman" w:cstheme="minorHAnsi"/>
            <w:noProof/>
            <w:lang w:eastAsia="nl-NL"/>
          </w:rPr>
          <w:t>Welk product wordt hier verkocht</w:t>
        </w:r>
      </w:ins>
      <w:ins w:id="2" w:author="t" w:date="2013-10-31T11:27:00Z">
        <w:r>
          <w:rPr>
            <w:rFonts w:eastAsia="Times New Roman" w:cstheme="minorHAnsi"/>
            <w:noProof/>
            <w:lang w:eastAsia="nl-NL"/>
          </w:rPr>
          <w:t>, wat doen ze</w:t>
        </w:r>
      </w:ins>
      <w:ins w:id="3" w:author="t" w:date="2013-10-31T11:38:00Z">
        <w:r w:rsidR="00B27BBB">
          <w:rPr>
            <w:rFonts w:eastAsia="Times New Roman" w:cstheme="minorHAnsi"/>
            <w:noProof/>
            <w:lang w:eastAsia="nl-NL"/>
          </w:rPr>
          <w:t>, welk stadium van lesprogramma, etc</w:t>
        </w:r>
      </w:ins>
      <w:bookmarkStart w:id="4" w:name="_GoBack"/>
      <w:bookmarkEnd w:id="4"/>
      <w:ins w:id="5" w:author="t" w:date="2013-10-31T11:20:00Z">
        <w:r>
          <w:rPr>
            <w:rFonts w:eastAsia="Times New Roman" w:cstheme="minorHAnsi"/>
            <w:noProof/>
            <w:lang w:eastAsia="nl-NL"/>
          </w:rPr>
          <w:t xml:space="preserve">? </w:t>
        </w:r>
      </w:ins>
    </w:p>
    <w:p w:rsidR="009156C8" w:rsidRDefault="009156C8" w:rsidP="00533355">
      <w:pPr>
        <w:spacing w:after="0" w:line="240" w:lineRule="auto"/>
        <w:rPr>
          <w:ins w:id="6" w:author="t" w:date="2013-10-31T11:34:00Z"/>
          <w:rFonts w:eastAsia="Times New Roman" w:cstheme="minorHAnsi"/>
          <w:noProof/>
          <w:lang w:eastAsia="nl-NL"/>
        </w:rPr>
      </w:pPr>
    </w:p>
    <w:p w:rsidR="00B27BBB" w:rsidRDefault="00B27BBB" w:rsidP="00533355">
      <w:pPr>
        <w:spacing w:after="0" w:line="240" w:lineRule="auto"/>
        <w:rPr>
          <w:ins w:id="7" w:author="t" w:date="2013-10-31T11:34:00Z"/>
          <w:rFonts w:eastAsia="Times New Roman" w:cstheme="minorHAnsi"/>
          <w:noProof/>
          <w:lang w:eastAsia="nl-NL"/>
        </w:rPr>
      </w:pPr>
    </w:p>
    <w:p w:rsidR="00B27BBB" w:rsidRDefault="00B27BBB" w:rsidP="00533355">
      <w:pPr>
        <w:spacing w:after="0" w:line="240" w:lineRule="auto"/>
        <w:rPr>
          <w:ins w:id="8" w:author="t" w:date="2013-10-31T11:20:00Z"/>
          <w:rFonts w:eastAsia="Times New Roman" w:cstheme="minorHAnsi"/>
          <w:noProof/>
          <w:lang w:eastAsia="nl-NL"/>
        </w:rPr>
      </w:pPr>
      <w:ins w:id="9" w:author="t" w:date="2013-10-31T11:34:00Z">
        <w:r>
          <w:rPr>
            <w:rFonts w:eastAsia="Times New Roman" w:cstheme="minorHAnsi"/>
            <w:noProof/>
            <w:lang w:eastAsia="nl-NL"/>
          </w:rPr>
          <w:t>PRIMA idee om meer foto’s toe te voegen per stadium in het lesprogramma.</w:t>
        </w:r>
      </w:ins>
    </w:p>
    <w:p w:rsidR="009156C8" w:rsidRDefault="009156C8" w:rsidP="00533355">
      <w:pPr>
        <w:spacing w:after="0" w:line="240" w:lineRule="auto"/>
        <w:rPr>
          <w:ins w:id="10" w:author="t" w:date="2013-10-31T11:34:00Z"/>
          <w:rFonts w:eastAsia="Times New Roman" w:cstheme="minorHAnsi"/>
          <w:noProof/>
          <w:lang w:eastAsia="nl-NL"/>
        </w:rPr>
      </w:pPr>
    </w:p>
    <w:p w:rsidR="00B27BBB" w:rsidRDefault="00B27BBB" w:rsidP="00533355">
      <w:pPr>
        <w:spacing w:after="0" w:line="240" w:lineRule="auto"/>
        <w:rPr>
          <w:ins w:id="11" w:author="t" w:date="2013-10-31T11:36:00Z"/>
          <w:rFonts w:eastAsia="Times New Roman" w:cstheme="minorHAnsi"/>
          <w:noProof/>
          <w:lang w:eastAsia="nl-NL"/>
        </w:rPr>
      </w:pPr>
      <w:ins w:id="12" w:author="t" w:date="2013-10-31T11:34:00Z">
        <w:r>
          <w:rPr>
            <w:rFonts w:eastAsia="Times New Roman" w:cstheme="minorHAnsi"/>
            <w:noProof/>
            <w:lang w:eastAsia="nl-NL"/>
          </w:rPr>
          <w:t xml:space="preserve">Aandacht </w:t>
        </w:r>
      </w:ins>
      <w:ins w:id="13" w:author="t" w:date="2013-10-31T11:35:00Z">
        <w:r>
          <w:rPr>
            <w:rFonts w:eastAsia="Times New Roman" w:cstheme="minorHAnsi"/>
            <w:noProof/>
            <w:lang w:eastAsia="nl-NL"/>
          </w:rPr>
          <w:t>voor</w:t>
        </w:r>
      </w:ins>
      <w:ins w:id="14" w:author="t" w:date="2013-10-31T11:34:00Z">
        <w:r>
          <w:rPr>
            <w:rFonts w:eastAsia="Times New Roman" w:cstheme="minorHAnsi"/>
            <w:noProof/>
            <w:lang w:eastAsia="nl-NL"/>
          </w:rPr>
          <w:t xml:space="preserve">: </w:t>
        </w:r>
      </w:ins>
    </w:p>
    <w:p w:rsidR="00B27BBB" w:rsidRDefault="00B27BBB" w:rsidP="00533355">
      <w:pPr>
        <w:spacing w:after="0" w:line="240" w:lineRule="auto"/>
        <w:rPr>
          <w:ins w:id="15" w:author="t" w:date="2013-10-31T11:35:00Z"/>
          <w:rFonts w:eastAsia="Times New Roman" w:cstheme="minorHAnsi"/>
          <w:noProof/>
          <w:lang w:eastAsia="nl-NL"/>
        </w:rPr>
      </w:pPr>
      <w:ins w:id="16" w:author="t" w:date="2013-10-31T11:36:00Z">
        <w:r>
          <w:rPr>
            <w:rFonts w:eastAsia="Times New Roman" w:cstheme="minorHAnsi"/>
            <w:noProof/>
            <w:lang w:eastAsia="nl-NL"/>
          </w:rPr>
          <w:t xml:space="preserve">- </w:t>
        </w:r>
      </w:ins>
      <w:ins w:id="17" w:author="t" w:date="2013-10-31T11:34:00Z">
        <w:r>
          <w:rPr>
            <w:rFonts w:eastAsia="Times New Roman" w:cstheme="minorHAnsi"/>
            <w:noProof/>
            <w:lang w:eastAsia="nl-NL"/>
          </w:rPr>
          <w:t xml:space="preserve">korting op artikelen (kan oplopen tot </w:t>
        </w:r>
      </w:ins>
      <w:ins w:id="18" w:author="t" w:date="2013-10-31T11:35:00Z">
        <w:r>
          <w:rPr>
            <w:rFonts w:eastAsia="Times New Roman" w:cstheme="minorHAnsi"/>
            <w:noProof/>
            <w:lang w:eastAsia="nl-NL"/>
          </w:rPr>
          <w:t>… euro)</w:t>
        </w:r>
      </w:ins>
    </w:p>
    <w:p w:rsidR="00B27BBB" w:rsidRDefault="00B27BBB" w:rsidP="00533355">
      <w:pPr>
        <w:spacing w:after="0" w:line="240" w:lineRule="auto"/>
        <w:rPr>
          <w:rFonts w:eastAsia="Times New Roman" w:cstheme="minorHAnsi"/>
          <w:noProof/>
          <w:lang w:eastAsia="nl-NL"/>
        </w:rPr>
      </w:pPr>
      <w:ins w:id="19" w:author="t" w:date="2013-10-31T11:36:00Z">
        <w:r>
          <w:rPr>
            <w:rFonts w:eastAsia="Times New Roman" w:cstheme="minorHAnsi"/>
            <w:noProof/>
            <w:lang w:eastAsia="nl-NL"/>
          </w:rPr>
          <w:t xml:space="preserve">- </w:t>
        </w:r>
      </w:ins>
      <w:ins w:id="20" w:author="t" w:date="2013-10-31T11:35:00Z">
        <w:r>
          <w:rPr>
            <w:rFonts w:eastAsia="Times New Roman" w:cstheme="minorHAnsi"/>
            <w:noProof/>
            <w:lang w:eastAsia="nl-NL"/>
          </w:rPr>
          <w:t xml:space="preserve">softskills (die </w:t>
        </w:r>
      </w:ins>
      <w:ins w:id="21" w:author="t" w:date="2013-10-31T11:36:00Z">
        <w:r>
          <w:rPr>
            <w:rFonts w:eastAsia="Times New Roman" w:cstheme="minorHAnsi"/>
            <w:noProof/>
            <w:lang w:eastAsia="nl-NL"/>
          </w:rPr>
          <w:t xml:space="preserve">wordtn getoetst </w:t>
        </w:r>
      </w:ins>
      <w:ins w:id="22" w:author="t" w:date="2013-10-31T11:35:00Z">
        <w:r>
          <w:rPr>
            <w:rFonts w:eastAsia="Times New Roman" w:cstheme="minorHAnsi"/>
            <w:noProof/>
            <w:lang w:eastAsia="nl-NL"/>
          </w:rPr>
          <w:t xml:space="preserve">op Centraal Examen, maar wel van belang zijn voor </w:t>
        </w:r>
      </w:ins>
      <w:ins w:id="23" w:author="t" w:date="2013-10-31T11:36:00Z">
        <w:r>
          <w:rPr>
            <w:rFonts w:eastAsia="Times New Roman" w:cstheme="minorHAnsi"/>
            <w:noProof/>
            <w:lang w:eastAsia="nl-NL"/>
          </w:rPr>
          <w:t>carriere)</w:t>
        </w:r>
      </w:ins>
      <w:ins w:id="24" w:author="t" w:date="2013-10-31T11:35:00Z">
        <w:r>
          <w:rPr>
            <w:rFonts w:eastAsia="Times New Roman" w:cstheme="minorHAnsi"/>
            <w:noProof/>
            <w:lang w:eastAsia="nl-NL"/>
          </w:rPr>
          <w:t>.</w:t>
        </w:r>
      </w:ins>
    </w:p>
    <w:p w:rsidR="003A208F" w:rsidRDefault="003A208F" w:rsidP="00533355">
      <w:pPr>
        <w:spacing w:after="0" w:line="240" w:lineRule="auto"/>
        <w:rPr>
          <w:rFonts w:eastAsia="Times New Roman" w:cstheme="minorHAnsi"/>
          <w:noProof/>
          <w:lang w:eastAsia="nl-NL"/>
        </w:rPr>
      </w:pPr>
    </w:p>
    <w:p w:rsidR="00533355" w:rsidRP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  <w:r w:rsidRPr="00533355">
        <w:rPr>
          <w:rFonts w:eastAsia="Times New Roman" w:cstheme="minorHAnsi"/>
          <w:b/>
          <w:bCs/>
          <w:lang w:eastAsia="nl-NL"/>
        </w:rPr>
        <w:t>Stichting Jong Ondernemen</w:t>
      </w:r>
    </w:p>
    <w:p w:rsidR="009156C8" w:rsidRDefault="009156C8" w:rsidP="00533355">
      <w:pPr>
        <w:spacing w:after="0" w:line="240" w:lineRule="auto"/>
        <w:rPr>
          <w:ins w:id="25" w:author="t" w:date="2013-10-31T11:21:00Z"/>
          <w:rFonts w:eastAsia="Times New Roman" w:cstheme="minorHAnsi"/>
          <w:lang w:eastAsia="nl-NL"/>
        </w:rPr>
      </w:pPr>
      <w:ins w:id="26" w:author="t" w:date="2013-10-31T11:21:00Z">
        <w:r>
          <w:rPr>
            <w:rFonts w:eastAsia="Times New Roman" w:cstheme="minorHAnsi"/>
            <w:lang w:eastAsia="nl-NL"/>
          </w:rPr>
          <w:t xml:space="preserve">Dit is verhaal lijkt gericht op sponsoren (leraren doen dit al op dit abstractieniveau) </w:t>
        </w:r>
      </w:ins>
    </w:p>
    <w:p w:rsid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  <w:r w:rsidRPr="00533355">
        <w:rPr>
          <w:rFonts w:eastAsia="Times New Roman" w:cstheme="minorHAnsi"/>
          <w:lang w:eastAsia="nl-NL"/>
        </w:rPr>
        <w:t>Stichting Jong Ondernemen maakt zich als jaren hard voor het verankeren van ondernemersc</w:t>
      </w:r>
      <w:r>
        <w:rPr>
          <w:rFonts w:eastAsia="Times New Roman" w:cstheme="minorHAnsi"/>
          <w:lang w:eastAsia="nl-NL"/>
        </w:rPr>
        <w:t>hap in het onderwijs curriculum. Ze</w:t>
      </w:r>
      <w:r w:rsidRPr="00533355">
        <w:rPr>
          <w:rFonts w:cstheme="minorHAnsi"/>
        </w:rPr>
        <w:t xml:space="preserve"> </w:t>
      </w:r>
      <w:r w:rsidRPr="00CC609D">
        <w:rPr>
          <w:rFonts w:cstheme="minorHAnsi"/>
          <w:b/>
          <w:bCs/>
          <w:color w:val="EF7D00"/>
        </w:rPr>
        <w:t>inspireren</w:t>
      </w:r>
      <w:r w:rsidRPr="00533355">
        <w:rPr>
          <w:rFonts w:cstheme="minorHAnsi"/>
          <w:b/>
          <w:bCs/>
        </w:rPr>
        <w:t xml:space="preserve"> </w:t>
      </w:r>
      <w:r w:rsidRPr="00533355">
        <w:rPr>
          <w:rFonts w:cstheme="minorHAnsi"/>
        </w:rPr>
        <w:t xml:space="preserve">en dagen </w:t>
      </w:r>
      <w:r w:rsidRPr="00CC609D">
        <w:rPr>
          <w:rFonts w:cstheme="minorHAnsi"/>
          <w:b/>
          <w:bCs/>
          <w:color w:val="EF7D00"/>
        </w:rPr>
        <w:t>jongeren</w:t>
      </w:r>
      <w:r w:rsidRPr="00533355">
        <w:rPr>
          <w:rFonts w:cstheme="minorHAnsi"/>
          <w:b/>
          <w:bCs/>
        </w:rPr>
        <w:t xml:space="preserve"> </w:t>
      </w:r>
      <w:r w:rsidRPr="00533355">
        <w:rPr>
          <w:rFonts w:cstheme="minorHAnsi"/>
        </w:rPr>
        <w:t>uit te bouwen aan hun ondernemende toekomst.</w:t>
      </w:r>
      <w:r>
        <w:rPr>
          <w:rFonts w:eastAsia="Times New Roman" w:cstheme="minorHAnsi"/>
          <w:lang w:eastAsia="nl-NL"/>
        </w:rPr>
        <w:t xml:space="preserve"> </w:t>
      </w:r>
      <w:r w:rsidRPr="00533355">
        <w:rPr>
          <w:rFonts w:cstheme="minorHAnsi"/>
        </w:rPr>
        <w:t xml:space="preserve">Jongeren worden voorbereid </w:t>
      </w:r>
      <w:r w:rsidRPr="00CC609D">
        <w:rPr>
          <w:rFonts w:cstheme="minorHAnsi"/>
          <w:b/>
          <w:bCs/>
          <w:color w:val="EF7D00"/>
        </w:rPr>
        <w:t xml:space="preserve">zelfredzaam </w:t>
      </w:r>
      <w:r w:rsidRPr="00533355">
        <w:rPr>
          <w:rFonts w:cstheme="minorHAnsi"/>
        </w:rPr>
        <w:t xml:space="preserve">en succesvol te zijn als </w:t>
      </w:r>
      <w:r w:rsidRPr="00CC609D">
        <w:rPr>
          <w:rFonts w:cstheme="minorHAnsi"/>
          <w:b/>
          <w:bCs/>
          <w:color w:val="EF7D00"/>
        </w:rPr>
        <w:t>ondernemer of ondernemende medewerker</w:t>
      </w:r>
      <w:r w:rsidRPr="00533355">
        <w:rPr>
          <w:rFonts w:cstheme="minorHAnsi"/>
        </w:rPr>
        <w:t>.</w:t>
      </w:r>
      <w:r>
        <w:rPr>
          <w:rFonts w:eastAsia="Times New Roman" w:cstheme="minorHAnsi"/>
          <w:lang w:eastAsia="nl-NL"/>
        </w:rPr>
        <w:t xml:space="preserve"> </w:t>
      </w:r>
      <w:r w:rsidRPr="00533355">
        <w:rPr>
          <w:rFonts w:cstheme="minorHAnsi"/>
        </w:rPr>
        <w:t xml:space="preserve">Wij maken het mogelijk dat </w:t>
      </w:r>
      <w:r>
        <w:rPr>
          <w:rFonts w:cstheme="minorHAnsi"/>
        </w:rPr>
        <w:t>leerlingen</w:t>
      </w:r>
      <w:r w:rsidRPr="00533355">
        <w:rPr>
          <w:rFonts w:cstheme="minorHAnsi"/>
        </w:rPr>
        <w:t xml:space="preserve"> een bedrijf starten tijdens hun schoolcarrière. Ze leren zo ondernemende</w:t>
      </w:r>
      <w:r>
        <w:rPr>
          <w:rFonts w:eastAsia="Times New Roman" w:cstheme="minorHAnsi"/>
          <w:lang w:eastAsia="nl-NL"/>
        </w:rPr>
        <w:t xml:space="preserve"> </w:t>
      </w:r>
      <w:r w:rsidRPr="00533355">
        <w:rPr>
          <w:rFonts w:cstheme="minorHAnsi"/>
        </w:rPr>
        <w:t>vaardigheden die bijdragen aan een duurzame ontwikkeling van de BV Nederland. Bovendien wordt</w:t>
      </w:r>
      <w:r>
        <w:rPr>
          <w:rFonts w:eastAsia="Times New Roman" w:cstheme="minorHAnsi"/>
          <w:lang w:eastAsia="nl-NL"/>
        </w:rPr>
        <w:t xml:space="preserve"> </w:t>
      </w:r>
      <w:r w:rsidRPr="00CC609D">
        <w:rPr>
          <w:rFonts w:cstheme="minorHAnsi"/>
          <w:b/>
          <w:bCs/>
          <w:color w:val="EF7D00"/>
        </w:rPr>
        <w:t>ondernemerschap</w:t>
      </w:r>
      <w:r w:rsidRPr="00533355">
        <w:rPr>
          <w:rFonts w:cstheme="minorHAnsi"/>
          <w:b/>
          <w:bCs/>
        </w:rPr>
        <w:t xml:space="preserve"> </w:t>
      </w:r>
      <w:r w:rsidRPr="00533355">
        <w:rPr>
          <w:rFonts w:cstheme="minorHAnsi"/>
        </w:rPr>
        <w:t>gestimuleerd.</w:t>
      </w:r>
      <w:r>
        <w:rPr>
          <w:rFonts w:eastAsia="Times New Roman" w:cstheme="minorHAnsi"/>
          <w:lang w:eastAsia="nl-NL"/>
        </w:rPr>
        <w:t xml:space="preserve"> </w:t>
      </w:r>
    </w:p>
    <w:p w:rsid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</w:p>
    <w:p w:rsidR="00533355" w:rsidRDefault="00533355" w:rsidP="00533355">
      <w:pPr>
        <w:spacing w:after="0" w:line="240" w:lineRule="auto"/>
        <w:rPr>
          <w:rFonts w:cstheme="minorHAnsi"/>
        </w:rPr>
      </w:pPr>
      <w:r w:rsidRPr="00533355">
        <w:rPr>
          <w:rFonts w:cstheme="minorHAnsi"/>
        </w:rPr>
        <w:lastRenderedPageBreak/>
        <w:t xml:space="preserve">Wij geloven in </w:t>
      </w:r>
      <w:r w:rsidRPr="00CC609D">
        <w:rPr>
          <w:rFonts w:cstheme="minorHAnsi"/>
          <w:b/>
          <w:bCs/>
          <w:color w:val="EF7D00"/>
        </w:rPr>
        <w:t xml:space="preserve">grenzeloze mogelijkheden </w:t>
      </w:r>
      <w:r w:rsidRPr="00533355">
        <w:rPr>
          <w:rFonts w:cstheme="minorHAnsi"/>
        </w:rPr>
        <w:t>van jongeren. Wij delen hun drive, respecteren hun talenten en</w:t>
      </w:r>
      <w:r>
        <w:rPr>
          <w:rFonts w:eastAsia="Times New Roman" w:cstheme="minorHAnsi"/>
          <w:lang w:eastAsia="nl-NL"/>
        </w:rPr>
        <w:t xml:space="preserve"> </w:t>
      </w:r>
      <w:r w:rsidRPr="00533355">
        <w:rPr>
          <w:rFonts w:cstheme="minorHAnsi"/>
        </w:rPr>
        <w:t xml:space="preserve">creativiteit, waarderen hun </w:t>
      </w:r>
      <w:r w:rsidRPr="00CC609D">
        <w:rPr>
          <w:rFonts w:cstheme="minorHAnsi"/>
          <w:b/>
          <w:bCs/>
          <w:color w:val="EF7D00"/>
        </w:rPr>
        <w:t>eerlijkheid en integriteit</w:t>
      </w:r>
      <w:r w:rsidRPr="00533355">
        <w:rPr>
          <w:rFonts w:cstheme="minorHAnsi"/>
        </w:rPr>
        <w:t>, benutten hun verlangen naar samenwerking en creëren</w:t>
      </w:r>
      <w:r>
        <w:rPr>
          <w:rFonts w:eastAsia="Times New Roman" w:cstheme="minorHAnsi"/>
          <w:lang w:eastAsia="nl-NL"/>
        </w:rPr>
        <w:t xml:space="preserve"> </w:t>
      </w:r>
      <w:r w:rsidRPr="00533355">
        <w:rPr>
          <w:rFonts w:cstheme="minorHAnsi"/>
        </w:rPr>
        <w:t xml:space="preserve">mogelijkheden voor het leren in de </w:t>
      </w:r>
      <w:r w:rsidRPr="00CC609D">
        <w:rPr>
          <w:rFonts w:cstheme="minorHAnsi"/>
          <w:b/>
          <w:bCs/>
          <w:color w:val="EF7D00"/>
        </w:rPr>
        <w:t>praktijk</w:t>
      </w:r>
      <w:r w:rsidRPr="00533355">
        <w:rPr>
          <w:rFonts w:cstheme="minorHAnsi"/>
        </w:rPr>
        <w:t>.</w:t>
      </w:r>
    </w:p>
    <w:p w:rsidR="00533355" w:rsidRDefault="00533355" w:rsidP="00533355">
      <w:pPr>
        <w:spacing w:after="0" w:line="240" w:lineRule="auto"/>
        <w:rPr>
          <w:rFonts w:cstheme="minorHAnsi"/>
        </w:rPr>
      </w:pPr>
    </w:p>
    <w:p w:rsidR="00533355" w:rsidRP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  <w:r w:rsidRPr="00533355">
        <w:rPr>
          <w:rFonts w:eastAsia="Times New Roman" w:cstheme="minorHAnsi"/>
          <w:color w:val="000000"/>
          <w:u w:val="single"/>
          <w:lang w:eastAsia="nl-NL"/>
        </w:rPr>
        <w:t xml:space="preserve">Wat zijn de voordelen voor leerlingen? </w:t>
      </w:r>
    </w:p>
    <w:p w:rsidR="00533355" w:rsidRPr="00533355" w:rsidRDefault="00787552" w:rsidP="00533355">
      <w:pPr>
        <w:spacing w:after="0" w:line="240" w:lineRule="auto"/>
        <w:rPr>
          <w:rFonts w:eastAsia="Times New Roman" w:cstheme="minorHAnsi"/>
          <w:color w:val="000000"/>
          <w:lang w:eastAsia="nl-NL"/>
        </w:rPr>
      </w:pPr>
      <w:r>
        <w:rPr>
          <w:rFonts w:eastAsia="Times New Roman" w:cstheme="minorHAnsi"/>
          <w:color w:val="000000"/>
          <w:lang w:eastAsia="nl-NL"/>
        </w:rPr>
        <w:t xml:space="preserve">Leerlingen krijgen de kans om economische termen in de praktijk toe te passen. Ze starten een bedrijf en ervaren alle facetten van ondernemerschap. </w:t>
      </w:r>
      <w:r w:rsidR="00533355" w:rsidRPr="00533355">
        <w:rPr>
          <w:rFonts w:eastAsia="Times New Roman" w:cstheme="minorHAnsi"/>
          <w:color w:val="000000"/>
          <w:lang w:eastAsia="nl-NL"/>
        </w:rPr>
        <w:t xml:space="preserve">En bij het samenwerken </w:t>
      </w:r>
      <w:r>
        <w:rPr>
          <w:rFonts w:eastAsia="Times New Roman" w:cstheme="minorHAnsi"/>
          <w:color w:val="000000"/>
          <w:lang w:eastAsia="nl-NL"/>
        </w:rPr>
        <w:t>trainen de jongeren</w:t>
      </w:r>
      <w:r w:rsidR="00533355" w:rsidRPr="00533355">
        <w:rPr>
          <w:rFonts w:eastAsia="Times New Roman" w:cstheme="minorHAnsi"/>
          <w:color w:val="000000"/>
          <w:lang w:eastAsia="nl-NL"/>
        </w:rPr>
        <w:t xml:space="preserve"> ‘soft skills’ als presenteren, onderhandelen, gezamenlijk beslissen en plannen. </w:t>
      </w:r>
    </w:p>
    <w:p w:rsidR="00533355" w:rsidRP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</w:p>
    <w:p w:rsidR="00533355" w:rsidRDefault="00533355" w:rsidP="00533355">
      <w:pPr>
        <w:spacing w:after="0" w:line="240" w:lineRule="auto"/>
        <w:rPr>
          <w:ins w:id="27" w:author="t" w:date="2013-10-31T11:23:00Z"/>
          <w:rFonts w:eastAsia="Times New Roman" w:cstheme="minorHAnsi"/>
          <w:color w:val="000000"/>
          <w:u w:val="single"/>
          <w:lang w:eastAsia="nl-NL"/>
        </w:rPr>
      </w:pPr>
      <w:r w:rsidRPr="00533355">
        <w:rPr>
          <w:rFonts w:eastAsia="Times New Roman" w:cstheme="minorHAnsi"/>
          <w:color w:val="000000"/>
          <w:u w:val="single"/>
          <w:lang w:eastAsia="nl-NL"/>
        </w:rPr>
        <w:t xml:space="preserve">Wat </w:t>
      </w:r>
      <w:del w:id="28" w:author="t" w:date="2013-10-31T11:23:00Z">
        <w:r w:rsidRPr="00533355" w:rsidDel="009156C8">
          <w:rPr>
            <w:rFonts w:eastAsia="Times New Roman" w:cstheme="minorHAnsi"/>
            <w:color w:val="000000"/>
            <w:u w:val="single"/>
            <w:lang w:eastAsia="nl-NL"/>
          </w:rPr>
          <w:delText xml:space="preserve">kost </w:delText>
        </w:r>
      </w:del>
      <w:ins w:id="29" w:author="t" w:date="2013-10-31T11:23:00Z">
        <w:r w:rsidR="009156C8">
          <w:rPr>
            <w:rFonts w:eastAsia="Times New Roman" w:cstheme="minorHAnsi"/>
            <w:color w:val="000000"/>
            <w:u w:val="single"/>
            <w:lang w:eastAsia="nl-NL"/>
          </w:rPr>
          <w:t xml:space="preserve">krijgt </w:t>
        </w:r>
      </w:ins>
      <w:del w:id="30" w:author="t" w:date="2013-10-31T11:23:00Z">
        <w:r w:rsidRPr="00533355" w:rsidDel="009156C8">
          <w:rPr>
            <w:rFonts w:eastAsia="Times New Roman" w:cstheme="minorHAnsi"/>
            <w:color w:val="000000"/>
            <w:u w:val="single"/>
            <w:lang w:eastAsia="nl-NL"/>
          </w:rPr>
          <w:delText xml:space="preserve">het </w:delText>
        </w:r>
      </w:del>
      <w:r w:rsidRPr="00533355">
        <w:rPr>
          <w:rFonts w:eastAsia="Times New Roman" w:cstheme="minorHAnsi"/>
          <w:color w:val="000000"/>
          <w:u w:val="single"/>
          <w:lang w:eastAsia="nl-NL"/>
        </w:rPr>
        <w:t>een school?</w:t>
      </w:r>
    </w:p>
    <w:p w:rsidR="009156C8" w:rsidRDefault="009156C8" w:rsidP="00533355">
      <w:pPr>
        <w:spacing w:after="0" w:line="240" w:lineRule="auto"/>
        <w:rPr>
          <w:ins w:id="31" w:author="t" w:date="2013-10-31T11:25:00Z"/>
          <w:rFonts w:eastAsia="Times New Roman" w:cstheme="minorHAnsi"/>
          <w:color w:val="000000"/>
          <w:u w:val="single"/>
          <w:lang w:eastAsia="nl-NL"/>
        </w:rPr>
      </w:pPr>
      <w:ins w:id="32" w:author="t" w:date="2013-10-31T11:23:00Z">
        <w:r>
          <w:rPr>
            <w:rFonts w:eastAsia="Times New Roman" w:cstheme="minorHAnsi"/>
            <w:color w:val="000000"/>
            <w:u w:val="single"/>
            <w:lang w:eastAsia="nl-NL"/>
          </w:rPr>
          <w:t xml:space="preserve">Heel concreet per </w:t>
        </w:r>
      </w:ins>
      <w:ins w:id="33" w:author="t" w:date="2013-10-31T11:37:00Z">
        <w:r w:rsidR="00B27BBB">
          <w:rPr>
            <w:rFonts w:eastAsia="Times New Roman" w:cstheme="minorHAnsi"/>
            <w:color w:val="000000"/>
            <w:u w:val="single"/>
            <w:lang w:eastAsia="nl-NL"/>
          </w:rPr>
          <w:t>product</w:t>
        </w:r>
      </w:ins>
      <w:ins w:id="34" w:author="t" w:date="2013-10-31T11:23:00Z">
        <w:r>
          <w:rPr>
            <w:rFonts w:eastAsia="Times New Roman" w:cstheme="minorHAnsi"/>
            <w:color w:val="000000"/>
            <w:u w:val="single"/>
            <w:lang w:eastAsia="nl-NL"/>
          </w:rPr>
          <w:t xml:space="preserve"> wat een leraar krijgt</w:t>
        </w:r>
      </w:ins>
    </w:p>
    <w:p w:rsidR="009156C8" w:rsidRDefault="009156C8" w:rsidP="00533355">
      <w:pPr>
        <w:spacing w:after="0" w:line="240" w:lineRule="auto"/>
        <w:rPr>
          <w:ins w:id="35" w:author="t" w:date="2013-10-31T11:25:00Z"/>
          <w:rFonts w:eastAsia="Times New Roman" w:cstheme="minorHAnsi"/>
          <w:color w:val="000000"/>
          <w:u w:val="single"/>
          <w:lang w:eastAsia="nl-NL"/>
        </w:rPr>
      </w:pPr>
    </w:p>
    <w:p w:rsidR="00B27BBB" w:rsidRDefault="00B27BBB" w:rsidP="00533355">
      <w:pPr>
        <w:spacing w:after="0" w:line="240" w:lineRule="auto"/>
        <w:rPr>
          <w:ins w:id="36" w:author="t" w:date="2013-10-31T11:37:00Z"/>
          <w:rFonts w:eastAsia="Times New Roman" w:cstheme="minorHAnsi"/>
          <w:color w:val="000000"/>
          <w:u w:val="single"/>
          <w:lang w:eastAsia="nl-NL"/>
        </w:rPr>
      </w:pPr>
      <w:ins w:id="37" w:author="t" w:date="2013-10-31T11:37:00Z">
        <w:r>
          <w:rPr>
            <w:rFonts w:eastAsia="Times New Roman" w:cstheme="minorHAnsi"/>
            <w:color w:val="000000"/>
            <w:u w:val="single"/>
            <w:lang w:eastAsia="nl-NL"/>
          </w:rPr>
          <w:t>Bijvoorbeeld:</w:t>
        </w:r>
      </w:ins>
    </w:p>
    <w:p w:rsidR="009156C8" w:rsidRDefault="009156C8" w:rsidP="00533355">
      <w:pPr>
        <w:spacing w:after="0" w:line="240" w:lineRule="auto"/>
        <w:rPr>
          <w:ins w:id="38" w:author="t" w:date="2013-10-31T11:25:00Z"/>
          <w:rFonts w:eastAsia="Times New Roman" w:cstheme="minorHAnsi"/>
          <w:color w:val="000000"/>
          <w:u w:val="single"/>
          <w:lang w:eastAsia="nl-NL"/>
        </w:rPr>
      </w:pPr>
      <w:ins w:id="39" w:author="t" w:date="2013-10-31T11:25:00Z">
        <w:r>
          <w:rPr>
            <w:rFonts w:eastAsia="Times New Roman" w:cstheme="minorHAnsi"/>
            <w:color w:val="000000"/>
            <w:u w:val="single"/>
            <w:lang w:eastAsia="nl-NL"/>
          </w:rPr>
          <w:t xml:space="preserve">Inhoudsopgave lesmateriaal, </w:t>
        </w:r>
      </w:ins>
    </w:p>
    <w:p w:rsidR="009156C8" w:rsidRDefault="009156C8" w:rsidP="00533355">
      <w:pPr>
        <w:spacing w:after="0" w:line="240" w:lineRule="auto"/>
        <w:rPr>
          <w:ins w:id="40" w:author="t" w:date="2013-10-31T11:25:00Z"/>
          <w:rFonts w:eastAsia="Times New Roman" w:cstheme="minorHAnsi"/>
          <w:color w:val="000000"/>
          <w:u w:val="single"/>
          <w:lang w:eastAsia="nl-NL"/>
        </w:rPr>
      </w:pPr>
      <w:ins w:id="41" w:author="t" w:date="2013-10-31T11:25:00Z">
        <w:r>
          <w:rPr>
            <w:rFonts w:eastAsia="Times New Roman" w:cstheme="minorHAnsi"/>
            <w:color w:val="000000"/>
            <w:u w:val="single"/>
            <w:lang w:eastAsia="nl-NL"/>
          </w:rPr>
          <w:t xml:space="preserve">Stukje er uit. </w:t>
        </w:r>
      </w:ins>
    </w:p>
    <w:p w:rsidR="009156C8" w:rsidRDefault="009156C8" w:rsidP="00533355">
      <w:pPr>
        <w:spacing w:after="0" w:line="240" w:lineRule="auto"/>
        <w:rPr>
          <w:ins w:id="42" w:author="t" w:date="2013-10-31T11:25:00Z"/>
          <w:rFonts w:eastAsia="Times New Roman" w:cstheme="minorHAnsi"/>
          <w:color w:val="000000"/>
          <w:u w:val="single"/>
          <w:lang w:eastAsia="nl-NL"/>
        </w:rPr>
      </w:pPr>
      <w:ins w:id="43" w:author="t" w:date="2013-10-31T11:25:00Z">
        <w:r>
          <w:rPr>
            <w:rFonts w:eastAsia="Times New Roman" w:cstheme="minorHAnsi"/>
            <w:color w:val="000000"/>
            <w:u w:val="single"/>
            <w:lang w:eastAsia="nl-NL"/>
          </w:rPr>
          <w:t>Foto ervan</w:t>
        </w:r>
      </w:ins>
    </w:p>
    <w:p w:rsidR="009156C8" w:rsidRDefault="009156C8" w:rsidP="00533355">
      <w:pPr>
        <w:spacing w:after="0" w:line="240" w:lineRule="auto"/>
        <w:rPr>
          <w:ins w:id="44" w:author="t" w:date="2013-10-31T11:25:00Z"/>
          <w:rFonts w:eastAsia="Times New Roman" w:cstheme="minorHAnsi"/>
          <w:lang w:eastAsia="nl-NL"/>
        </w:rPr>
      </w:pPr>
      <w:ins w:id="45" w:author="t" w:date="2013-10-31T11:25:00Z">
        <w:r>
          <w:rPr>
            <w:rFonts w:eastAsia="Times New Roman" w:cstheme="minorHAnsi"/>
            <w:lang w:eastAsia="nl-NL"/>
          </w:rPr>
          <w:t>Filmpje van leerlingen die bezig zijn.</w:t>
        </w:r>
      </w:ins>
    </w:p>
    <w:p w:rsidR="009156C8" w:rsidRDefault="009156C8" w:rsidP="00533355">
      <w:pPr>
        <w:spacing w:after="0" w:line="240" w:lineRule="auto"/>
        <w:rPr>
          <w:ins w:id="46" w:author="t" w:date="2013-10-31T11:25:00Z"/>
          <w:rFonts w:eastAsia="Times New Roman" w:cstheme="minorHAnsi"/>
          <w:lang w:eastAsia="nl-NL"/>
        </w:rPr>
      </w:pPr>
    </w:p>
    <w:p w:rsidR="009156C8" w:rsidRDefault="009156C8" w:rsidP="00533355">
      <w:pPr>
        <w:spacing w:after="0" w:line="240" w:lineRule="auto"/>
        <w:rPr>
          <w:ins w:id="47" w:author="t" w:date="2013-10-31T11:37:00Z"/>
          <w:rFonts w:eastAsia="Times New Roman" w:cstheme="minorHAnsi"/>
          <w:lang w:eastAsia="nl-NL"/>
        </w:rPr>
      </w:pPr>
    </w:p>
    <w:p w:rsidR="00B27BBB" w:rsidRPr="00533355" w:rsidRDefault="00B27BBB" w:rsidP="00533355">
      <w:pPr>
        <w:spacing w:after="0" w:line="240" w:lineRule="auto"/>
        <w:rPr>
          <w:rFonts w:eastAsia="Times New Roman" w:cstheme="minorHAnsi"/>
          <w:lang w:eastAsia="nl-NL"/>
        </w:rPr>
      </w:pPr>
      <w:ins w:id="48" w:author="t" w:date="2013-10-31T11:37:00Z">
        <w:r>
          <w:rPr>
            <w:rFonts w:eastAsia="Times New Roman" w:cstheme="minorHAnsi"/>
            <w:lang w:eastAsia="nl-NL"/>
          </w:rPr>
          <w:t>Dit wordt een beetje onoverzichtelijk.</w:t>
        </w:r>
      </w:ins>
    </w:p>
    <w:p w:rsidR="00533355" w:rsidRDefault="00787552" w:rsidP="00533355">
      <w:pPr>
        <w:spacing w:after="0" w:line="240" w:lineRule="auto"/>
        <w:rPr>
          <w:rFonts w:eastAsia="Times New Roman" w:cstheme="minorHAnsi"/>
          <w:color w:val="000000"/>
          <w:lang w:eastAsia="nl-NL"/>
        </w:rPr>
      </w:pPr>
      <w:r>
        <w:rPr>
          <w:rFonts w:eastAsia="Times New Roman" w:cstheme="minorHAnsi"/>
          <w:color w:val="000000"/>
          <w:lang w:eastAsia="nl-NL"/>
        </w:rPr>
        <w:t>Jong Ondernemen biedt twee praktijk- en ervaringsgerichte programma’s voor het Voortgezet Onderwijs. YES!, Het programma voor de onderbouw v</w:t>
      </w:r>
      <w:r w:rsidR="00533355" w:rsidRPr="00533355">
        <w:rPr>
          <w:rFonts w:eastAsia="Times New Roman" w:cstheme="minorHAnsi"/>
          <w:color w:val="000000"/>
          <w:lang w:eastAsia="nl-NL"/>
        </w:rPr>
        <w:t xml:space="preserve">oor </w:t>
      </w:r>
      <w:r w:rsidR="003A208F">
        <w:rPr>
          <w:rFonts w:eastAsia="Times New Roman" w:cstheme="minorHAnsi"/>
          <w:color w:val="000000"/>
          <w:lang w:eastAsia="nl-NL"/>
        </w:rPr>
        <w:t xml:space="preserve">maar liefst </w:t>
      </w:r>
      <w:r w:rsidR="00533355" w:rsidRPr="00533355">
        <w:rPr>
          <w:rFonts w:eastAsia="Times New Roman" w:cstheme="minorHAnsi"/>
          <w:color w:val="000000"/>
          <w:lang w:eastAsia="nl-NL"/>
        </w:rPr>
        <w:t xml:space="preserve">7,50 euro </w:t>
      </w:r>
      <w:r>
        <w:rPr>
          <w:rFonts w:eastAsia="Times New Roman" w:cstheme="minorHAnsi"/>
          <w:color w:val="000000"/>
          <w:lang w:eastAsia="nl-NL"/>
        </w:rPr>
        <w:t xml:space="preserve">per leerling, krijgt hij/zij </w:t>
      </w:r>
      <w:r w:rsidR="00533355" w:rsidRPr="00533355">
        <w:rPr>
          <w:rFonts w:eastAsia="Times New Roman" w:cstheme="minorHAnsi"/>
          <w:color w:val="000000"/>
          <w:lang w:eastAsia="nl-NL"/>
        </w:rPr>
        <w:t>een uitgebreid lespakket van zeven lessen</w:t>
      </w:r>
      <w:r w:rsidR="003A208F">
        <w:rPr>
          <w:rFonts w:eastAsia="Times New Roman" w:cstheme="minorHAnsi"/>
          <w:color w:val="000000"/>
          <w:lang w:eastAsia="nl-NL"/>
        </w:rPr>
        <w:t xml:space="preserve"> met twee optie; 1. Begeleider uit het bedrijfsleven (€2,50), 2. Een ondernemerstest (€3,50) waarbij de skills van de leerlingen worden getest. </w:t>
      </w:r>
    </w:p>
    <w:p w:rsidR="003A208F" w:rsidRDefault="003A208F" w:rsidP="00533355">
      <w:pPr>
        <w:spacing w:after="0" w:line="240" w:lineRule="auto"/>
        <w:rPr>
          <w:rFonts w:eastAsia="Times New Roman" w:cstheme="minorHAnsi"/>
          <w:color w:val="000000"/>
          <w:lang w:eastAsia="nl-NL"/>
        </w:rPr>
      </w:pPr>
      <w:r>
        <w:rPr>
          <w:rFonts w:eastAsia="Times New Roman" w:cstheme="minorHAnsi"/>
          <w:color w:val="000000"/>
          <w:lang w:eastAsia="nl-NL"/>
        </w:rPr>
        <w:t xml:space="preserve">Junior Company, het 10 maanden programma voor de bovenbouw. Het basispakket kost €250,- per team met een optie </w:t>
      </w:r>
      <w:hyperlink r:id="rId7" w:history="1">
        <w:r w:rsidRPr="00CC609D">
          <w:rPr>
            <w:rStyle w:val="Hyperlink"/>
            <w:rFonts w:eastAsia="Times New Roman" w:cstheme="minorHAnsi"/>
            <w:color w:val="EF7D00"/>
            <w:lang w:eastAsia="nl-NL"/>
          </w:rPr>
          <w:t>evenementen</w:t>
        </w:r>
      </w:hyperlink>
      <w:r>
        <w:rPr>
          <w:rFonts w:eastAsia="Times New Roman" w:cstheme="minorHAnsi"/>
          <w:color w:val="000000"/>
          <w:lang w:eastAsia="nl-NL"/>
        </w:rPr>
        <w:t>, begeleiding en internationale trajecten (€50,- per stuk).</w:t>
      </w:r>
    </w:p>
    <w:p w:rsidR="003A208F" w:rsidRPr="00533355" w:rsidRDefault="003A208F" w:rsidP="00533355">
      <w:pPr>
        <w:spacing w:after="0" w:line="240" w:lineRule="auto"/>
        <w:rPr>
          <w:rFonts w:eastAsia="Times New Roman" w:cstheme="minorHAnsi"/>
          <w:lang w:eastAsia="nl-NL"/>
        </w:rPr>
      </w:pPr>
    </w:p>
    <w:p w:rsidR="00533355" w:rsidRP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  <w:r w:rsidRPr="00533355">
        <w:rPr>
          <w:rFonts w:eastAsia="Times New Roman" w:cstheme="minorHAnsi"/>
          <w:color w:val="000000"/>
          <w:u w:val="single"/>
          <w:lang w:eastAsia="nl-NL"/>
        </w:rPr>
        <w:t>Kun je ondernemerschap leren?</w:t>
      </w:r>
      <w:r w:rsidRPr="00533355">
        <w:rPr>
          <w:rFonts w:eastAsia="Times New Roman" w:cstheme="minorHAnsi"/>
          <w:color w:val="000000"/>
          <w:lang w:eastAsia="nl-NL"/>
        </w:rPr>
        <w:t xml:space="preserve"> </w:t>
      </w:r>
    </w:p>
    <w:p w:rsidR="009156C8" w:rsidRPr="00533355" w:rsidRDefault="00533355" w:rsidP="00533355">
      <w:pPr>
        <w:spacing w:after="0" w:line="240" w:lineRule="auto"/>
        <w:rPr>
          <w:rFonts w:eastAsia="Times New Roman" w:cstheme="minorHAnsi"/>
          <w:lang w:eastAsia="nl-NL"/>
        </w:rPr>
      </w:pPr>
      <w:r w:rsidRPr="00533355">
        <w:rPr>
          <w:rFonts w:eastAsia="Times New Roman" w:cstheme="minorHAnsi"/>
          <w:color w:val="000000"/>
          <w:lang w:eastAsia="nl-NL"/>
        </w:rPr>
        <w:t>Oefening baart kunst. Zo ook bij marktonderzoek doen, een businessplan schrijven en reclame maken. En ja, een succesvol verkoop traject kan je persoonlijkheid vo</w:t>
      </w:r>
      <w:r w:rsidR="003A208F">
        <w:rPr>
          <w:rFonts w:eastAsia="Times New Roman" w:cstheme="minorHAnsi"/>
          <w:color w:val="000000"/>
          <w:lang w:eastAsia="nl-NL"/>
        </w:rPr>
        <w:t>rmen - blijkt ook uit de testen</w:t>
      </w:r>
      <w:r w:rsidRPr="00533355">
        <w:rPr>
          <w:rFonts w:eastAsia="Times New Roman" w:cstheme="minorHAnsi"/>
          <w:color w:val="000000"/>
          <w:lang w:eastAsia="nl-NL"/>
        </w:rPr>
        <w:t>.</w:t>
      </w:r>
      <w:ins w:id="49" w:author="t" w:date="2013-10-31T11:37:00Z">
        <w:r w:rsidR="00B27BBB">
          <w:rPr>
            <w:rFonts w:eastAsia="Times New Roman" w:cstheme="minorHAnsi"/>
            <w:color w:val="000000"/>
            <w:lang w:eastAsia="nl-NL"/>
          </w:rPr>
          <w:t xml:space="preserve"> ? Blijkt dit uit de testen?</w:t>
        </w:r>
      </w:ins>
      <w:ins w:id="50" w:author="t" w:date="2013-10-31T11:22:00Z">
        <w:r w:rsidR="009156C8">
          <w:rPr>
            <w:rFonts w:eastAsia="Times New Roman" w:cstheme="minorHAnsi"/>
            <w:color w:val="000000"/>
            <w:lang w:eastAsia="nl-NL"/>
          </w:rPr>
          <w:t xml:space="preserve"> (is tweede meting beter dan nulmeting?)</w:t>
        </w:r>
      </w:ins>
    </w:p>
    <w:p w:rsidR="00533355" w:rsidRDefault="00533355" w:rsidP="00533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:rsidR="00CC609D" w:rsidDel="009156C8" w:rsidRDefault="00CC609D" w:rsidP="00533355">
      <w:pPr>
        <w:spacing w:after="0" w:line="240" w:lineRule="auto"/>
        <w:rPr>
          <w:del w:id="51" w:author="t" w:date="2013-10-31T11:23:00Z"/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:rsidR="00CC609D" w:rsidRPr="00533355" w:rsidRDefault="00CC609D" w:rsidP="00533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:rsidR="00533355" w:rsidRDefault="00533355" w:rsidP="00533355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nl-NL"/>
        </w:rPr>
      </w:pPr>
      <w:r w:rsidRPr="00533355">
        <w:rPr>
          <w:rFonts w:eastAsia="Times New Roman" w:cstheme="minorHAnsi"/>
          <w:sz w:val="18"/>
          <w:szCs w:val="18"/>
          <w:lang w:eastAsia="nl-NL"/>
        </w:rPr>
        <w:lastRenderedPageBreak/>
        <w:t>Figuur: persoonlijkheidskenmerken die van belang zijn voor succesvol ondernemerschap</w:t>
      </w:r>
      <w:r w:rsidRPr="00533355">
        <w:rPr>
          <w:rFonts w:eastAsia="Times New Roman" w:cstheme="minorHAnsi"/>
          <w:color w:val="000000"/>
          <w:sz w:val="18"/>
          <w:szCs w:val="18"/>
          <w:lang w:eastAsia="nl-NL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nl-NL"/>
        </w:rPr>
        <w:drawing>
          <wp:inline distT="0" distB="0" distL="0" distR="0">
            <wp:extent cx="4543425" cy="3686175"/>
            <wp:effectExtent l="0" t="0" r="9525" b="9525"/>
            <wp:docPr id="1" name="Afbeelding 1" descr="https://lh5.googleusercontent.com/eC_zARJE3OUQ5kiKRCJoT6mk2KXlBSXa3pj7jHzuQ-8yEWVkdL_DgPGJ8dP_e_1HGNu2njTqATVjkasDJiSrDnlThwJDR6btiVu9wrj878tI5-ScdX6fJIwx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eC_zARJE3OUQ5kiKRCJoT6mk2KXlBSXa3pj7jHzuQ-8yEWVkdL_DgPGJ8dP_e_1HGNu2njTqATVjkasDJiSrDnlThwJDR6btiVu9wrj878tI5-ScdX6fJIwx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9D" w:rsidRDefault="00CC609D" w:rsidP="00533355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nl-NL"/>
        </w:rPr>
      </w:pPr>
    </w:p>
    <w:p w:rsidR="00CC609D" w:rsidRDefault="00CC609D" w:rsidP="00533355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nl-NL"/>
        </w:rPr>
      </w:pPr>
    </w:p>
    <w:p w:rsidR="00CC609D" w:rsidRPr="00533355" w:rsidRDefault="00CC609D" w:rsidP="00533355">
      <w:pPr>
        <w:spacing w:after="0" w:line="240" w:lineRule="auto"/>
        <w:rPr>
          <w:rFonts w:eastAsia="Times New Roman" w:cstheme="minorHAnsi"/>
          <w:lang w:eastAsia="nl-NL"/>
        </w:rPr>
      </w:pPr>
      <w:r>
        <w:rPr>
          <w:rFonts w:eastAsia="Times New Roman" w:cstheme="minorHAnsi"/>
          <w:color w:val="000000"/>
          <w:lang w:eastAsia="nl-NL"/>
        </w:rPr>
        <w:t xml:space="preserve">Kijk voor meer informatie op </w:t>
      </w:r>
      <w:hyperlink r:id="rId9" w:history="1">
        <w:r w:rsidRPr="00CC609D">
          <w:rPr>
            <w:rStyle w:val="Hyperlink"/>
            <w:rFonts w:eastAsia="Times New Roman" w:cstheme="minorHAnsi"/>
            <w:color w:val="EF7D00"/>
            <w:lang w:eastAsia="nl-NL"/>
          </w:rPr>
          <w:t>www.jongondernemen.nl</w:t>
        </w:r>
      </w:hyperlink>
      <w:r w:rsidRPr="00CC609D">
        <w:rPr>
          <w:rFonts w:eastAsia="Times New Roman" w:cstheme="minorHAnsi"/>
          <w:color w:val="EF7D00"/>
          <w:lang w:eastAsia="nl-NL"/>
        </w:rPr>
        <w:t xml:space="preserve"> </w:t>
      </w:r>
      <w:r>
        <w:rPr>
          <w:rFonts w:eastAsia="Times New Roman" w:cstheme="minorHAnsi"/>
          <w:color w:val="000000"/>
          <w:lang w:eastAsia="nl-NL"/>
        </w:rPr>
        <w:t>en meld je daar ook direct aan!</w:t>
      </w:r>
    </w:p>
    <w:sectPr w:rsidR="00CC609D" w:rsidRPr="005333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355"/>
    <w:rsid w:val="00281A77"/>
    <w:rsid w:val="003A208F"/>
    <w:rsid w:val="004A41D7"/>
    <w:rsid w:val="00533355"/>
    <w:rsid w:val="00787552"/>
    <w:rsid w:val="009156C8"/>
    <w:rsid w:val="00B27BBB"/>
    <w:rsid w:val="00CC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3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DefaultParagraphFont"/>
    <w:uiPriority w:val="99"/>
    <w:unhideWhenUsed/>
    <w:rsid w:val="0053335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3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3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3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DefaultParagraphFont"/>
    <w:uiPriority w:val="99"/>
    <w:unhideWhenUsed/>
    <w:rsid w:val="0053335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3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3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3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youtube.com/watch?v=fPQxj_GxcKM&amp;feature=youtu.be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jongondernemen.nl/v-o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476</Words>
  <Characters>2621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Vereniging VNO-NCW</Company>
  <LinksUpToDate>false</LinksUpToDate>
  <CharactersWithSpaces>3091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de Jongh</dc:creator>
  <cp:keywords/>
  <dc:description/>
  <cp:lastModifiedBy>t</cp:lastModifiedBy>
  <cp:revision>2</cp:revision>
  <dcterms:created xsi:type="dcterms:W3CDTF">2013-10-31T09:20:00Z</dcterms:created>
  <dcterms:modified xsi:type="dcterms:W3CDTF">2013-10-31T10:38:00Z</dcterms:modified>
</cp:coreProperties>
</file>